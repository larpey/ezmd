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ms-office.vbaPro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body>
    <w:p>
      <w:pPr>
        <w:pStyle w:val="Title"/>
      </w:pPr>
      <w:r>
        <w:t xml:space="preserve">Quarterly Review Memo</w:t>
      </w:r>
    </w:p>
    <w:p>
      <w:pPr>
        <w:pStyle w:val="Subtitle"/>
      </w:pPr>
      <w:r>
        <w:t xml:space="preserve">Draft for the budget committee</w:t>
      </w:r>
    </w:p>
    <w:p>
      <w:pPr>
        <w:pStyle w:val="Heading1"/>
      </w:pPr>
      <w:r>
        <w:t xml:space="preserve">Summary</w:t>
      </w:r>
    </w:p>
    <w:p w14:paraId="10000001">
      <w:r>
        <w:t xml:space="preserve">The committee approved the </w:t>
      </w:r>
      <w:ins w:id="1" w:author="Alice Moreau" w:date="2026-01-02T09:00:00Z">
        <w:r>
          <w:t xml:space="preserve">annual </w:t>
        </w:r>
      </w:ins>
      <w:commentRangeStart w:id="0"/>
      <w:commentRangeStart w:id="1"/>
      <w:r>
        <w:t xml:space="preserve">budget</w:t>
      </w:r>
      <w:commentRangeEnd w:id="0"/>
      <w:commentRangeEnd w:id="1"/>
      <w:r>
        <w:rPr>
          <w:rStyle w:val="CommentReference"/>
        </w:rPr>
        <w:commentReference w:id="0"/>
      </w:r>
      <w:r>
        <w:commentReference w:id="1"/>
      </w:r>
      <w:r>
        <w:t xml:space="preserve"> </w:t>
      </w:r>
      <w:del w:id="2" w:author="Bob Tanaka" w:date="2026-01-02T09:05:00Z">
        <w:r>
          <w:delText xml:space="preserve">quickly </w:delText>
        </w:r>
      </w:del>
      <w:r>
        <w:t xml:space="preserve">after a short debate.</w:t>
      </w:r>
    </w:p>
    <w:p w14:paraId="10000002">
      <w:r>
        <w:t xml:space="preserve">Spending on outreach stays flat</w:t>
      </w:r>
      <w:del w:id="3" w:author="Alice Moreau" w:date="2026-01-02T09:05:00Z">
        <w:r>
          <w:delText xml:space="preserve"> for now</w:delText>
        </w:r>
      </w:del>
      <w:r>
        <w:t xml:space="preserve">.</w:t>
      </w:r>
      <w:ins w:id="4" w:author="Bob Tanaka" w:date="2026-01-02T09:00:00Z">
        <w:r>
          <w:t xml:space="preserve"> The board reviews it in June.</w:t>
        </w:r>
      </w:ins>
    </w:p>
    <w:p w14:paraId="10000003">
      <w:ins w:id="5" w:author="Bob Tanaka" w:date="2026-01-03T10:00:00Z">
        <w:r>
          <w:t xml:space="preserve">This paragraph was added during review.</w:t>
        </w:r>
      </w:ins>
    </w:p>
    <w:p>
      <w:pPr>
        <w:pStyle w:val="Heading2"/>
      </w:pPr>
      <w:r>
        <w:t xml:space="preserve">Details</w:t>
      </w:r>
    </w:p>
    <w:p w14:paraId="10000004">
      <w:r>
        <w:t xml:space="preserve">The reserve fund </w:t>
      </w:r>
      <w:r>
        <w:rPr>
          <w:b/>
          <w:rPrChange w:id="6" w:author="Alice Moreau" w:date="2026-01-02T11:00:00Z">
            <w:rPr/>
          </w:rPrChange>
        </w:rPr>
        <w:t>must not</w:t>
      </w:r>
      <w:r>
        <w:t xml:space="preserve"> fall below three months of costs</w:t>
      </w:r>
      <w:r>
        <w:rPr>
          <w:rStyle w:val="FootnoteReference"/>
        </w:rPr>
        <w:footnoteReference w:id="1"/>
      </w:r>
      <w:r>
        <w:t xml:space="preserve">.</w:t>
      </w:r>
    </w:p>
    <w:p w14:paraId="10000005">
      <w:moveFrom w:id="7" w:author="Alice Moreau" w:date="2026-01-02T12:00:00Z">
        <w:r>
          <w:t xml:space="preserve">Travel costs are reviewed quarterly.</w:t>
        </w:r>
      </w:moveFrom>
    </w:p>
    <w:p w14:paraId="10000006">
      <w:commentRangeStart w:id="2"/>
      <w:r>
        <w:t xml:space="preserve">Hiring is paused until the audit closes.</w:t>
      </w:r>
      <w:commentRangeEnd w:id="2"/>
      <w:r>
        <w:rPr>
          <w:rStyle w:val="CommentReference"/>
        </w:rPr>
        <w:commentReference w:id="2"/>
      </w:r>
      <w:moveTo w:id="8" w:author="Alice Moreau" w:date="2026-01-02T12:00:00Z">
        <w:r>
          <w:t xml:space="preserve"> Travel costs are reviewed quarterly.</w:t>
        </w:r>
      </w:moveTo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1"/>
        </w:numPr>
      </w:pPr>
      <w:r>
        <w:t xml:space="preserve">Circulate the memo</w:t>
      </w:r>
    </w:p>
    <w:p>
      <w:pPr>
        <w:pStyle w:val="ListParagraph"/>
        <w:numPr>
          <w:ilvl w:val="0"/>
          <w:numId w:val="1"/>
        </w:numPr>
      </w:pPr>
      <w:r>
        <w:t xml:space="preserve">Collect objections</w:t>
      </w:r>
    </w:p>
    <w:p>
      <w:pPr>
        <w:pStyle w:val="ListParagraph"/>
        <w:numPr>
          <w:ilvl w:val="1"/>
          <w:numId w:val="1"/>
        </w:numPr>
      </w:pPr>
      <w:r>
        <w:t xml:space="preserve">By email</w:t>
      </w:r>
    </w:p>
    <w:p>
      <w:pPr>
        <w:pStyle w:val="ListParagraph"/>
        <w:numPr>
          <w:ilvl w:val="1"/>
          <w:numId w:val="1"/>
        </w:numPr>
      </w:pPr>
      <w:r>
        <w:t xml:space="preserve">At the June meeting</w:t>
      </w:r>
    </w:p>
    <w:p>
      <w:pPr>
        <w:pStyle w:val="ListParagraph"/>
        <w:numPr>
          <w:ilvl w:val="0"/>
          <w:numId w:val="1"/>
        </w:numPr>
      </w:pPr>
      <w:r>
        <w:t xml:space="preserve">Publish the final version</w:t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comment w:id="0" w:author="Carol Diaz" w:date="2026-01-02T13:00:00Z" w:initials="CD">
    <w:p w14:paraId="20000001">
      <w:r>
        <w:t xml:space="preserve">Which budget line does this cover?</w:t>
      </w:r>
    </w:p>
  </w:comment>
  <w:comment w:id="1" w:author="Alice Moreau" w:date="2026-01-02T14:00:00Z" w:initials="AM">
    <w:p w14:paraId="20000002">
      <w:r>
        <w:t xml:space="preserve">The operating budget only.</w:t>
      </w:r>
    </w:p>
  </w:comment>
  <w:comment w:id="2" w:author="Bob Tanaka" w:date="2026-01-02T15:00:00Z" w:initials="BT">
    <w:p w14:paraId="20000003">
      <w:r>
        <w:t xml:space="preserve">Confirm the audit date with finance.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15:commentEx w15:paraId="20000001" w15:done="0"/>
  <w15:commentEx w15:paraId="20000002" w15:paraIdParent="20000001" w15:done="0"/>
  <w15:commentEx w15:paraId="20000003" w15:done="1"/>
</w15:commentsEx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Three months is the board's 2025 policy.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abstractNum w:abstractNumId="1">
    <w:lvl w:ilvl="0">
      <w:start w:val="1"/>
      <w:numFmt w:val="bullet"/>
      <w:lvlText w:val="o"/>
    </w:lvl>
    <w:lvl w:ilvl="1">
      <w:start w:val="1"/>
      <w:numFmt w:val="bullet"/>
      <w:lvlText w:val="o"/>
    </w:lvl>
  </w:abstractNum>
  <w:num w:numId="1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56"/>
    </w:rPr>
  </w:style>
  <w:style w:type="paragraph" w:styleId="Subtitle">
    <w:name w:val="Subtitle"/>
    <w:basedOn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0"/>
    </w:rPr>
  </w:style>
  <w:style w:type="paragraph" w:styleId="Quote">
    <w:name w:val="Quote"/>
    <w:basedOn w:val="Normal"/>
    <w:rPr>
      <w:i/>
    </w:rPr>
  </w:style>
  <w:style w:type="paragraph" w:styleId="Caption">
    <w:name w:val="caption"/>
    <w:basedOn w:val="Normal"/>
  </w:style>
  <w:style w:type="paragraph" w:styleId="Code">
    <w:name w:val="Code"/>
    <w:basedOn w:val="Normal"/>
    <w:rPr>
      <w:rFonts w:ascii="Consolas" w:hAnsi="Consolas"/>
    </w:rPr>
  </w:style>
  <w:style w:type="paragraph" w:styleId="ListParagraph">
    <w:name w:val="List Paragraph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microsoft.com/office/2011/relationships/commentsExtended" Target="commentsExtended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Review Memo</dc:title>
  <dc:creator>Alice Moreau</dc:creator>
  <dcterms:created xsi:type="dcterms:W3CDTF">2026-01-01T00:00:00Z</dcterms:created>
  <dcterms:modified xsi:type="dcterms:W3CDTF">2026-01-02T00:00:00Z</dcterms:modified>
  <cp:revision>3</cp:revision>
</cp:coreProperties>
</file>